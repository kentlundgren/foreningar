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1AB3" w14:textId="77777777" w:rsidR="00F67D28" w:rsidRDefault="00F67D28" w:rsidP="00CD3833">
      <w:pPr>
        <w:autoSpaceDE w:val="0"/>
        <w:autoSpaceDN w:val="0"/>
        <w:adjustRightInd w:val="0"/>
        <w:jc w:val="center"/>
        <w:rPr>
          <w:ins w:id="0" w:author="Tony Gustavsson" w:date="2025-06-12T12:21:00Z" w16du:dateUtc="2025-06-12T10:21:00Z"/>
          <w:rFonts w:ascii="Palatino" w:hAnsi="Palatino" w:cs="Times New Roman"/>
          <w:b/>
          <w:bCs/>
          <w:kern w:val="0"/>
          <w:sz w:val="28"/>
          <w:szCs w:val="28"/>
        </w:rPr>
      </w:pPr>
    </w:p>
    <w:p w14:paraId="5C65E10A" w14:textId="0F77FFFC" w:rsidR="00CD3833" w:rsidRPr="00CD3833" w:rsidRDefault="00CD3833" w:rsidP="00CD3833">
      <w:pPr>
        <w:autoSpaceDE w:val="0"/>
        <w:autoSpaceDN w:val="0"/>
        <w:adjustRightInd w:val="0"/>
        <w:jc w:val="center"/>
        <w:rPr>
          <w:rFonts w:ascii="Palatino" w:hAnsi="Palatino" w:cs="Times New Roman"/>
          <w:b/>
          <w:bCs/>
          <w:kern w:val="0"/>
          <w:sz w:val="28"/>
          <w:szCs w:val="28"/>
        </w:rPr>
      </w:pPr>
      <w:r w:rsidRPr="00CD3833">
        <w:rPr>
          <w:rFonts w:ascii="Palatino" w:hAnsi="Palatino" w:cs="Times New Roman"/>
          <w:b/>
          <w:bCs/>
          <w:kern w:val="0"/>
          <w:sz w:val="28"/>
          <w:szCs w:val="28"/>
        </w:rPr>
        <w:t>STADGAR FÖR KALMAR NATIONS VÄNNER</w:t>
      </w:r>
    </w:p>
    <w:p w14:paraId="44675FF6" w14:textId="77777777" w:rsidR="00CD3833" w:rsidRDefault="00CD3833" w:rsidP="00CD3833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4B7736FE" w14:textId="4806B555" w:rsidR="00CD3833" w:rsidRPr="00CD3833" w:rsidRDefault="00CD3833" w:rsidP="00CD3833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CD3833">
        <w:rPr>
          <w:rFonts w:ascii="Palatino" w:hAnsi="Palatino" w:cs="Times New Roman"/>
          <w:b/>
          <w:bCs/>
          <w:kern w:val="0"/>
        </w:rPr>
        <w:t>Inledande bestämmelser</w:t>
      </w:r>
    </w:p>
    <w:p w14:paraId="37857981" w14:textId="67F2E3E7" w:rsid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Kalmar nations vänner är en ideell förening med säte i Lund.</w:t>
      </w:r>
    </w:p>
    <w:p w14:paraId="77B21BE9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16930B6E" w14:textId="2CA5BE4E" w:rsidR="00CD3833" w:rsidRP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Föreningens syfte är</w:t>
      </w:r>
    </w:p>
    <w:p w14:paraId="222A2BF7" w14:textId="77777777" w:rsidR="00CD3833" w:rsidRPr="00CD3833" w:rsidRDefault="00CD3833" w:rsidP="0009596B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att upprätthålla och stärka kontakten mellan sina medlemmar, samt</w:t>
      </w:r>
    </w:p>
    <w:p w14:paraId="46E574A1" w14:textId="77777777" w:rsidR="00CD3833" w:rsidRDefault="00CD3833" w:rsidP="0009596B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att understödja Kalmar nation vid Lunds universitet och dess stadgade ändamål.</w:t>
      </w:r>
    </w:p>
    <w:p w14:paraId="024E39F9" w14:textId="77777777" w:rsidR="00646EC7" w:rsidRPr="00646EC7" w:rsidRDefault="00646EC7" w:rsidP="00646EC7">
      <w:pPr>
        <w:autoSpaceDE w:val="0"/>
        <w:autoSpaceDN w:val="0"/>
        <w:adjustRightInd w:val="0"/>
        <w:ind w:left="1980"/>
        <w:rPr>
          <w:rFonts w:ascii="Palatino" w:hAnsi="Palatino" w:cs="Times New Roman"/>
          <w:kern w:val="0"/>
        </w:rPr>
      </w:pPr>
    </w:p>
    <w:p w14:paraId="6BB80C6B" w14:textId="55AEF123" w:rsidR="00CD3833" w:rsidRP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Verksamhets- och räkenskapsår är kalenderår.</w:t>
      </w:r>
    </w:p>
    <w:p w14:paraId="6E9F8B7D" w14:textId="77777777" w:rsidR="00CD3833" w:rsidRPr="00CD3833" w:rsidRDefault="00CD3833" w:rsidP="0009596B">
      <w:p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</w:p>
    <w:p w14:paraId="01795704" w14:textId="77777777" w:rsidR="00CD3833" w:rsidRPr="00CD3833" w:rsidRDefault="00CD3833" w:rsidP="0009596B">
      <w:p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</w:p>
    <w:p w14:paraId="0EC14D1A" w14:textId="79B720FC" w:rsidR="00CD3833" w:rsidRPr="00CD3833" w:rsidRDefault="00CD3833" w:rsidP="00646EC7">
      <w:pPr>
        <w:autoSpaceDE w:val="0"/>
        <w:autoSpaceDN w:val="0"/>
        <w:adjustRightInd w:val="0"/>
        <w:ind w:left="633" w:hanging="633"/>
        <w:rPr>
          <w:rFonts w:ascii="Palatino" w:hAnsi="Palatino" w:cs="Times New Roman"/>
          <w:b/>
          <w:bCs/>
          <w:kern w:val="0"/>
        </w:rPr>
      </w:pPr>
      <w:r w:rsidRPr="00CD3833">
        <w:rPr>
          <w:rFonts w:ascii="Palatino" w:hAnsi="Palatino" w:cs="Times New Roman"/>
          <w:b/>
          <w:bCs/>
          <w:kern w:val="0"/>
        </w:rPr>
        <w:t>Medlemskap</w:t>
      </w:r>
    </w:p>
    <w:p w14:paraId="28B78509" w14:textId="71CBD947" w:rsid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 xml:space="preserve">Medlemskap beviljas av styrelsen, eller den </w:t>
      </w:r>
      <w:proofErr w:type="gramStart"/>
      <w:r w:rsidRPr="00CD3833">
        <w:rPr>
          <w:rFonts w:ascii="Palatino" w:hAnsi="Palatino" w:cs="Times New Roman"/>
          <w:kern w:val="0"/>
        </w:rPr>
        <w:t>styrelseledamot styrelsen</w:t>
      </w:r>
      <w:proofErr w:type="gramEnd"/>
      <w:r w:rsidRPr="00CD3833">
        <w:rPr>
          <w:rFonts w:ascii="Palatino" w:hAnsi="Palatino" w:cs="Times New Roman"/>
          <w:kern w:val="0"/>
        </w:rPr>
        <w:t xml:space="preserve"> delegerat beslutanderätten</w:t>
      </w:r>
      <w:r>
        <w:rPr>
          <w:rFonts w:ascii="Palatino" w:hAnsi="Palatino" w:cs="Times New Roman"/>
          <w:kern w:val="0"/>
        </w:rPr>
        <w:t xml:space="preserve"> till. </w:t>
      </w:r>
      <w:r w:rsidRPr="00CD3833">
        <w:rPr>
          <w:rFonts w:ascii="Palatino" w:hAnsi="Palatino" w:cs="Times New Roman"/>
          <w:kern w:val="0"/>
        </w:rPr>
        <w:t>Beslut om att avslå ansökan om medlemskap skall fattas av styrelsen.</w:t>
      </w:r>
    </w:p>
    <w:p w14:paraId="29578377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387635FA" w14:textId="47A0F133" w:rsidR="00CD3833" w:rsidRP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Medlemskap kan endast beviljas</w:t>
      </w:r>
    </w:p>
    <w:p w14:paraId="2A019256" w14:textId="77777777" w:rsidR="00CD3833" w:rsidRPr="00CD3833" w:rsidRDefault="00CD3833" w:rsidP="0009596B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den som varit, men ej längre äger rätt att vara, inskriven i nationen,</w:t>
      </w:r>
    </w:p>
    <w:p w14:paraId="1957B0E8" w14:textId="77777777" w:rsidR="00CD3833" w:rsidRPr="00CD3833" w:rsidRDefault="00CD3833" w:rsidP="0009596B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den som fullgjort uppdrag inom nationens kuratel, eller</w:t>
      </w:r>
    </w:p>
    <w:p w14:paraId="542A6895" w14:textId="26474D7B" w:rsidR="00CD3833" w:rsidRDefault="00CD3833" w:rsidP="0009596B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ins w:id="1" w:author="Tony Gustavsson" w:date="2025-06-08T16:07:00Z" w16du:dateUtc="2025-06-08T14:07:00Z"/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den som varit inskriven i nationen minst åtta (8) terminer</w:t>
      </w:r>
      <w:ins w:id="2" w:author="Tony Gustavsson" w:date="2025-06-08T16:07:00Z" w16du:dateUtc="2025-06-08T14:07:00Z">
        <w:r w:rsidR="009B6936">
          <w:rPr>
            <w:rFonts w:ascii="Palatino" w:hAnsi="Palatino" w:cs="Times New Roman"/>
            <w:kern w:val="0"/>
          </w:rPr>
          <w:t>, eller</w:t>
        </w:r>
      </w:ins>
      <w:del w:id="3" w:author="Tony Gustavsson" w:date="2025-06-08T16:07:00Z" w16du:dateUtc="2025-06-08T14:07:00Z">
        <w:r w:rsidRPr="00CD3833" w:rsidDel="009B6936">
          <w:rPr>
            <w:rFonts w:ascii="Palatino" w:hAnsi="Palatino" w:cs="Times New Roman"/>
            <w:kern w:val="0"/>
          </w:rPr>
          <w:delText>.</w:delText>
        </w:r>
      </w:del>
    </w:p>
    <w:p w14:paraId="07459EBA" w14:textId="3DBB6540" w:rsidR="009B6936" w:rsidRDefault="009B6936" w:rsidP="0009596B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ins w:id="4" w:author="Tony Gustavsson" w:date="2025-06-08T16:07:00Z" w16du:dateUtc="2025-06-08T14:07:00Z">
        <w:r>
          <w:rPr>
            <w:rFonts w:ascii="Palatino" w:hAnsi="Palatino" w:cs="Times New Roman"/>
            <w:kern w:val="0"/>
          </w:rPr>
          <w:t xml:space="preserve">fysisk eller juridisk person som vill understödja Kalmar </w:t>
        </w:r>
      </w:ins>
      <w:ins w:id="5" w:author="Tony Gustavsson" w:date="2025-06-08T16:15:00Z" w16du:dateUtc="2025-06-08T14:15:00Z">
        <w:r>
          <w:rPr>
            <w:rFonts w:ascii="Palatino" w:hAnsi="Palatino" w:cs="Times New Roman"/>
            <w:kern w:val="0"/>
          </w:rPr>
          <w:t>n</w:t>
        </w:r>
      </w:ins>
      <w:ins w:id="6" w:author="Tony Gustavsson" w:date="2025-06-08T16:07:00Z" w16du:dateUtc="2025-06-08T14:07:00Z">
        <w:r>
          <w:rPr>
            <w:rFonts w:ascii="Palatino" w:hAnsi="Palatino" w:cs="Times New Roman"/>
            <w:kern w:val="0"/>
          </w:rPr>
          <w:t>ation vid Lunds universitet</w:t>
        </w:r>
      </w:ins>
      <w:ins w:id="7" w:author="Tony Gustavsson" w:date="2025-06-08T16:08:00Z" w16du:dateUtc="2025-06-08T14:08:00Z">
        <w:r>
          <w:rPr>
            <w:rFonts w:ascii="Palatino" w:hAnsi="Palatino" w:cs="Times New Roman"/>
            <w:kern w:val="0"/>
          </w:rPr>
          <w:t xml:space="preserve"> och dess stadgade ändamål.</w:t>
        </w:r>
      </w:ins>
    </w:p>
    <w:p w14:paraId="5AA0D682" w14:textId="77777777" w:rsidR="00646EC7" w:rsidRPr="00646EC7" w:rsidRDefault="00646EC7" w:rsidP="00646EC7">
      <w:pPr>
        <w:autoSpaceDE w:val="0"/>
        <w:autoSpaceDN w:val="0"/>
        <w:adjustRightInd w:val="0"/>
        <w:ind w:left="1980"/>
        <w:rPr>
          <w:rFonts w:ascii="Palatino" w:hAnsi="Palatino" w:cs="Times New Roman"/>
          <w:kern w:val="0"/>
        </w:rPr>
      </w:pPr>
    </w:p>
    <w:p w14:paraId="2A7ECAFE" w14:textId="4F389FA1" w:rsid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Medlem som vill utträda ur föreningen skall skriftligen anmäla detta till styrelsen, som har att</w:t>
      </w:r>
      <w:r>
        <w:rPr>
          <w:rFonts w:ascii="Palatino" w:hAnsi="Palatino" w:cs="Times New Roman"/>
          <w:kern w:val="0"/>
        </w:rPr>
        <w:t xml:space="preserve"> </w:t>
      </w:r>
      <w:r w:rsidRPr="00CD3833">
        <w:rPr>
          <w:rFonts w:ascii="Palatino" w:hAnsi="Palatino" w:cs="Times New Roman"/>
          <w:kern w:val="0"/>
        </w:rPr>
        <w:t>omedelbart avföra personen från matrikeln.</w:t>
      </w:r>
    </w:p>
    <w:p w14:paraId="30F78C65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51115B94" w14:textId="560F2CD8" w:rsid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Medlem som inte har betalat medlemsavgiften vid verksamhetsårets slut anses ha begärt sitt</w:t>
      </w:r>
      <w:r>
        <w:rPr>
          <w:rFonts w:ascii="Palatino" w:hAnsi="Palatino" w:cs="Times New Roman"/>
          <w:kern w:val="0"/>
        </w:rPr>
        <w:t xml:space="preserve"> </w:t>
      </w:r>
      <w:r w:rsidRPr="00CD3833">
        <w:rPr>
          <w:rFonts w:ascii="Palatino" w:hAnsi="Palatino" w:cs="Times New Roman"/>
          <w:kern w:val="0"/>
        </w:rPr>
        <w:t>utträde ur föreningen. Medlemskapet upphör i sådant fall genom att styrelsen avför personen</w:t>
      </w:r>
      <w:r>
        <w:rPr>
          <w:rFonts w:ascii="Palatino" w:hAnsi="Palatino" w:cs="Times New Roman"/>
          <w:kern w:val="0"/>
        </w:rPr>
        <w:t xml:space="preserve"> </w:t>
      </w:r>
      <w:r w:rsidRPr="00CD3833">
        <w:rPr>
          <w:rFonts w:ascii="Palatino" w:hAnsi="Palatino" w:cs="Times New Roman"/>
          <w:kern w:val="0"/>
        </w:rPr>
        <w:t>från matrikeln.</w:t>
      </w:r>
    </w:p>
    <w:p w14:paraId="00178394" w14:textId="77777777" w:rsidR="00646EC7" w:rsidRPr="00646EC7" w:rsidRDefault="00646EC7" w:rsidP="00646EC7">
      <w:pPr>
        <w:pStyle w:val="Liststycke"/>
        <w:rPr>
          <w:rFonts w:ascii="Palatino" w:hAnsi="Palatino" w:cs="Times New Roman"/>
          <w:kern w:val="0"/>
        </w:rPr>
      </w:pPr>
    </w:p>
    <w:p w14:paraId="3F7B812D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041BFC7A" w14:textId="4A301E33" w:rsidR="00CD3833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 xml:space="preserve">Styrelsen äger </w:t>
      </w:r>
      <w:ins w:id="8" w:author="Tony Gustavsson" w:date="2025-06-12T12:19:00Z" w16du:dateUtc="2025-06-12T10:19:00Z">
        <w:r w:rsidR="00F67D28">
          <w:rPr>
            <w:rFonts w:ascii="Palatino" w:hAnsi="Palatino" w:cs="Times New Roman"/>
            <w:kern w:val="0"/>
          </w:rPr>
          <w:t xml:space="preserve">rätt </w:t>
        </w:r>
      </w:ins>
      <w:ins w:id="9" w:author="Tony Gustavsson" w:date="2025-06-08T16:10:00Z" w16du:dateUtc="2025-06-08T14:10:00Z">
        <w:r w:rsidR="009B6936">
          <w:rPr>
            <w:rFonts w:ascii="Palatino" w:hAnsi="Palatino" w:cs="Times New Roman"/>
            <w:kern w:val="0"/>
          </w:rPr>
          <w:t xml:space="preserve">att </w:t>
        </w:r>
      </w:ins>
      <w:r w:rsidRPr="00CD3833">
        <w:rPr>
          <w:rFonts w:ascii="Palatino" w:hAnsi="Palatino" w:cs="Times New Roman"/>
          <w:kern w:val="0"/>
        </w:rPr>
        <w:t xml:space="preserve">utesluta medlem. För sådant beslut fordras minst tre fjärdedelar (3/4) av </w:t>
      </w:r>
      <w:del w:id="10" w:author="Tony Gustavsson" w:date="2025-06-12T12:19:00Z" w16du:dateUtc="2025-06-12T10:19:00Z">
        <w:r w:rsidRPr="00CD3833" w:rsidDel="00F67D28">
          <w:rPr>
            <w:rFonts w:ascii="Palatino" w:hAnsi="Palatino" w:cs="Times New Roman"/>
            <w:kern w:val="0"/>
          </w:rPr>
          <w:delText>antalet</w:delText>
        </w:r>
        <w:r w:rsidDel="00F67D28">
          <w:rPr>
            <w:rFonts w:ascii="Palatino" w:hAnsi="Palatino" w:cs="Times New Roman"/>
            <w:kern w:val="0"/>
          </w:rPr>
          <w:delText xml:space="preserve"> </w:delText>
        </w:r>
        <w:r w:rsidRPr="00CD3833" w:rsidDel="00F67D28">
          <w:rPr>
            <w:rFonts w:ascii="Palatino" w:hAnsi="Palatino" w:cs="Times New Roman"/>
            <w:kern w:val="0"/>
          </w:rPr>
          <w:delText>avgivna</w:delText>
        </w:r>
      </w:del>
      <w:ins w:id="11" w:author="Tony Gustavsson" w:date="2025-06-12T12:19:00Z" w16du:dateUtc="2025-06-12T10:19:00Z">
        <w:r w:rsidR="00F67D28">
          <w:rPr>
            <w:rFonts w:ascii="Palatino" w:hAnsi="Palatino" w:cs="Times New Roman"/>
            <w:kern w:val="0"/>
          </w:rPr>
          <w:t>styrelsens</w:t>
        </w:r>
      </w:ins>
      <w:r w:rsidRPr="00CD3833">
        <w:rPr>
          <w:rFonts w:ascii="Palatino" w:hAnsi="Palatino" w:cs="Times New Roman"/>
          <w:kern w:val="0"/>
        </w:rPr>
        <w:t xml:space="preserve"> röster. Personen avförs i sådant fall omedelbart från matrikeln.</w:t>
      </w:r>
    </w:p>
    <w:p w14:paraId="47EE0EAE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396D425C" w14:textId="77777777" w:rsidR="0009596B" w:rsidRDefault="00CD3833" w:rsidP="0009596B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Medlem har att erlägga av styrelsen fastställd medlemsavgift.</w:t>
      </w:r>
    </w:p>
    <w:p w14:paraId="14CC1F85" w14:textId="77777777" w:rsidR="0009596B" w:rsidRDefault="0009596B" w:rsidP="0009596B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353AE73C" w14:textId="75E1E158" w:rsidR="0009596B" w:rsidRPr="00CF2D62" w:rsidRDefault="0009596B" w:rsidP="00646EC7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CF2D62">
        <w:rPr>
          <w:rFonts w:ascii="Palatino" w:hAnsi="Palatino" w:cs="Times New Roman"/>
          <w:b/>
          <w:bCs/>
          <w:kern w:val="0"/>
        </w:rPr>
        <w:t>Årsmöte</w:t>
      </w:r>
    </w:p>
    <w:p w14:paraId="0D0F038C" w14:textId="55484C09" w:rsidR="0009596B" w:rsidRDefault="0009596B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09596B">
        <w:rPr>
          <w:rFonts w:ascii="Palatino" w:hAnsi="Palatino" w:cs="Times New Roman"/>
          <w:kern w:val="0"/>
        </w:rPr>
        <w:t xml:space="preserve">Årsmötet är föreningens högsta beslutande organ och skall hållas före utgången av </w:t>
      </w:r>
      <w:del w:id="12" w:author="Tony Gustavsson" w:date="2025-06-12T12:21:00Z" w16du:dateUtc="2025-06-12T10:21:00Z">
        <w:r w:rsidRPr="0009596B" w:rsidDel="00F67D28">
          <w:rPr>
            <w:rFonts w:ascii="Palatino" w:hAnsi="Palatino" w:cs="Times New Roman"/>
            <w:kern w:val="0"/>
          </w:rPr>
          <w:delText xml:space="preserve">maj </w:delText>
        </w:r>
      </w:del>
      <w:ins w:id="13" w:author="Tony Gustavsson" w:date="2025-06-12T12:21:00Z" w16du:dateUtc="2025-06-12T10:21:00Z">
        <w:r w:rsidR="00F67D28">
          <w:rPr>
            <w:rFonts w:ascii="Palatino" w:hAnsi="Palatino" w:cs="Times New Roman"/>
            <w:kern w:val="0"/>
          </w:rPr>
          <w:t>januari</w:t>
        </w:r>
        <w:r w:rsidR="00F67D28" w:rsidRPr="0009596B">
          <w:rPr>
            <w:rFonts w:ascii="Palatino" w:hAnsi="Palatino" w:cs="Times New Roman"/>
            <w:kern w:val="0"/>
          </w:rPr>
          <w:t xml:space="preserve"> </w:t>
        </w:r>
      </w:ins>
      <w:r w:rsidRPr="0009596B">
        <w:rPr>
          <w:rFonts w:ascii="Palatino" w:hAnsi="Palatino" w:cs="Times New Roman"/>
          <w:kern w:val="0"/>
        </w:rPr>
        <w:t>månad på</w:t>
      </w:r>
      <w:r>
        <w:rPr>
          <w:rFonts w:ascii="Palatino" w:hAnsi="Palatino" w:cs="Times New Roman"/>
          <w:kern w:val="0"/>
        </w:rPr>
        <w:t xml:space="preserve"> </w:t>
      </w:r>
      <w:r w:rsidRPr="0009596B">
        <w:rPr>
          <w:rFonts w:ascii="Palatino" w:hAnsi="Palatino" w:cs="Times New Roman"/>
          <w:kern w:val="0"/>
        </w:rPr>
        <w:t>tid och plats som styrelsen bestämmer. Kallelse till årsmötet skall tillställas medlemmarna av</w:t>
      </w:r>
      <w:r>
        <w:rPr>
          <w:rFonts w:ascii="Palatino" w:hAnsi="Palatino" w:cs="Times New Roman"/>
          <w:kern w:val="0"/>
        </w:rPr>
        <w:t xml:space="preserve"> </w:t>
      </w:r>
      <w:r w:rsidRPr="00CD3833">
        <w:rPr>
          <w:rFonts w:ascii="Palatino" w:hAnsi="Palatino" w:cs="Times New Roman"/>
          <w:kern w:val="0"/>
        </w:rPr>
        <w:t>styrelsen senast tre veckor före mötet.</w:t>
      </w:r>
    </w:p>
    <w:p w14:paraId="57CD5604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06E84FC0" w14:textId="77777777" w:rsidR="00CF2D62" w:rsidRDefault="00CF2D62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Verksamhets- och förvaltningsberättelse, revisorernas berättelse, samt styrelsens förslag och</w:t>
      </w:r>
      <w:r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inkomna motioner med styrelsens yttrande skall finnas tillgängliga för medlemmarna senast en vecka före årsmötet. I kallelsen skall anges var dessa handlingar finns tillgängliga.</w:t>
      </w:r>
    </w:p>
    <w:p w14:paraId="57F0524B" w14:textId="77777777" w:rsidR="00646EC7" w:rsidRPr="00646EC7" w:rsidRDefault="00646EC7" w:rsidP="00646EC7">
      <w:pPr>
        <w:pStyle w:val="Liststycke"/>
        <w:rPr>
          <w:rFonts w:ascii="Palatino" w:hAnsi="Palatino" w:cs="Times New Roman"/>
          <w:kern w:val="0"/>
        </w:rPr>
      </w:pPr>
    </w:p>
    <w:p w14:paraId="1E2DA3C4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16105ADD" w14:textId="77777777" w:rsidR="00CF2D62" w:rsidRDefault="00CD3833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F2D62">
        <w:rPr>
          <w:rFonts w:ascii="Palatino" w:hAnsi="Palatino" w:cs="Times New Roman"/>
          <w:kern w:val="0"/>
        </w:rPr>
        <w:t>Såväl medlem som styrelsen får avge förslag att behandlas av årsmötet. Förslag från medlem</w:t>
      </w:r>
      <w:r w:rsidR="00CF2D62"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skall vara styrelsen tillhanda senast fyra veckor före årsmötet. Styrelsen skall till årsmötet avge</w:t>
      </w:r>
      <w:r w:rsidR="00CF2D62"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skriftligt yttrande över förslaget.</w:t>
      </w:r>
    </w:p>
    <w:p w14:paraId="557ABBC3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179649A1" w14:textId="77777777" w:rsidR="00CF2D62" w:rsidRDefault="00CD3833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F2D62">
        <w:rPr>
          <w:rFonts w:ascii="Palatino" w:hAnsi="Palatino" w:cs="Times New Roman"/>
          <w:kern w:val="0"/>
        </w:rPr>
        <w:t>Medlem införd i matrikeln har rösträtt vid mötet. Rösträtten är personlig och får ej utövas</w:t>
      </w:r>
      <w:r w:rsidR="00CF2D62"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genom ombud.</w:t>
      </w:r>
    </w:p>
    <w:p w14:paraId="6F2913E7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4293DD7A" w14:textId="77777777" w:rsidR="00CF2D62" w:rsidRDefault="00CD3833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F2D62">
        <w:rPr>
          <w:rFonts w:ascii="Palatino" w:hAnsi="Palatino" w:cs="Times New Roman"/>
          <w:kern w:val="0"/>
        </w:rPr>
        <w:t>Mötet är beslutsmässigt då minst tio eller en fjärdedel av medlemmarna är närvarande.</w:t>
      </w:r>
    </w:p>
    <w:p w14:paraId="172B2ADA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3F53040F" w14:textId="77777777" w:rsidR="00CF2D62" w:rsidRDefault="00CD3833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F2D62">
        <w:rPr>
          <w:rFonts w:ascii="Palatino" w:hAnsi="Palatino" w:cs="Times New Roman"/>
          <w:kern w:val="0"/>
        </w:rPr>
        <w:t>Beslut fattas med acklamation, eller om så begärs efter votering. Om ej annat stadgas fattas</w:t>
      </w:r>
      <w:r w:rsidR="00CF2D62"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beslut med enkel majoritet.</w:t>
      </w:r>
    </w:p>
    <w:p w14:paraId="4E0516E7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032233B1" w14:textId="77777777" w:rsidR="00CF2D62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F2D62">
        <w:rPr>
          <w:rFonts w:ascii="Palatino" w:hAnsi="Palatino" w:cs="Times New Roman"/>
          <w:kern w:val="0"/>
        </w:rPr>
        <w:t>Omröstning sker öppet. Om medlem begär det skall dock val ske slutet. Vid omröstning som</w:t>
      </w:r>
      <w:r w:rsidR="00CF2D62"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inte avser val gäller vid lika röstetal det förslag som biträdes av ordföranden vid mötet. Vid val</w:t>
      </w:r>
      <w:r w:rsidR="00CF2D62">
        <w:rPr>
          <w:rFonts w:ascii="Palatino" w:hAnsi="Palatino" w:cs="Times New Roman"/>
          <w:kern w:val="0"/>
        </w:rPr>
        <w:t xml:space="preserve"> </w:t>
      </w:r>
      <w:r w:rsidRPr="00CF2D62">
        <w:rPr>
          <w:rFonts w:ascii="Palatino" w:hAnsi="Palatino" w:cs="Times New Roman"/>
          <w:kern w:val="0"/>
        </w:rPr>
        <w:t>skall i händelse av lika röstetal lotten avgöra.</w:t>
      </w:r>
    </w:p>
    <w:p w14:paraId="61CFDC3B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1E7BAE42" w14:textId="3085412D" w:rsidR="00CD3833" w:rsidRPr="00CF2D62" w:rsidRDefault="00CD3833" w:rsidP="00CF2D62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F2D62">
        <w:rPr>
          <w:rFonts w:ascii="Palatino" w:hAnsi="Palatino" w:cs="Times New Roman"/>
          <w:kern w:val="0"/>
        </w:rPr>
        <w:t>Vid årsmötet skall följande behandlas och protokollföras.</w:t>
      </w:r>
    </w:p>
    <w:p w14:paraId="09D8ECB3" w14:textId="57C339CB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Mötets öppnande</w:t>
      </w:r>
    </w:p>
    <w:p w14:paraId="61FD56E2" w14:textId="262AD15A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Val av ordförande och sekreterare för mötet</w:t>
      </w:r>
    </w:p>
    <w:p w14:paraId="4EFAFD5C" w14:textId="3E5B800C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Val av två protokolljusterare tillika rösträknare</w:t>
      </w:r>
    </w:p>
    <w:p w14:paraId="0DD6836C" w14:textId="316F9F2E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Fråga om mötets stadgeenliga utlysande</w:t>
      </w:r>
    </w:p>
    <w:p w14:paraId="797C8745" w14:textId="21FA8B6E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Fastställande av föredragningslista</w:t>
      </w:r>
    </w:p>
    <w:p w14:paraId="395E5562" w14:textId="5DDAD35B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Styrelsens verksamhets- och förvaltningsberättelse för det senaste räkenskapsåret.</w:t>
      </w:r>
    </w:p>
    <w:p w14:paraId="72FE590E" w14:textId="29F41680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Revisorernas berättelse över styrelsens förvaltning under det senaste räkenskapsåret.</w:t>
      </w:r>
    </w:p>
    <w:p w14:paraId="22AB60BA" w14:textId="2E562F85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Fastställande av resultat- och balansräkning.</w:t>
      </w:r>
    </w:p>
    <w:p w14:paraId="23AA95F7" w14:textId="403356BF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 xml:space="preserve">Fråga om ansvarsfrihet för styrelsen för den </w:t>
      </w:r>
      <w:proofErr w:type="gramStart"/>
      <w:r w:rsidRPr="00CD3833">
        <w:rPr>
          <w:rFonts w:ascii="Palatino" w:hAnsi="Palatino" w:cs="Times New Roman"/>
          <w:kern w:val="0"/>
        </w:rPr>
        <w:t>tid revisionen</w:t>
      </w:r>
      <w:proofErr w:type="gramEnd"/>
      <w:r w:rsidRPr="00CD3833">
        <w:rPr>
          <w:rFonts w:ascii="Palatino" w:hAnsi="Palatino" w:cs="Times New Roman"/>
          <w:kern w:val="0"/>
        </w:rPr>
        <w:t xml:space="preserve"> avser.</w:t>
      </w:r>
    </w:p>
    <w:p w14:paraId="6247E8C3" w14:textId="150F6B08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Behandling av styrelsens förslag och i rätt tid inkomna motioner.</w:t>
      </w:r>
    </w:p>
    <w:p w14:paraId="7BB97E57" w14:textId="577B0B3C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Val av</w:t>
      </w:r>
    </w:p>
    <w:p w14:paraId="1630D954" w14:textId="1D464E73" w:rsidR="00CD3833" w:rsidRPr="00CD3833" w:rsidRDefault="00CD3833" w:rsidP="00CD3833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styrelseordförande</w:t>
      </w:r>
    </w:p>
    <w:p w14:paraId="6B0E1972" w14:textId="4A17CD97" w:rsidR="00CD3833" w:rsidRPr="00CD3833" w:rsidRDefault="00CD3833" w:rsidP="00CD3833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kassör</w:t>
      </w:r>
    </w:p>
    <w:p w14:paraId="16F31185" w14:textId="53363FA7" w:rsidR="00CD3833" w:rsidRPr="00CD3833" w:rsidRDefault="00CD3833" w:rsidP="00CD3833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sekreterare</w:t>
      </w:r>
    </w:p>
    <w:p w14:paraId="05F3CC66" w14:textId="6B77ABF5" w:rsidR="00CD3833" w:rsidRDefault="00CD3833" w:rsidP="00CD3833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ins w:id="14" w:author="Tony Gustavsson" w:date="2025-06-12T12:20:00Z" w16du:dateUtc="2025-06-12T10:20:00Z"/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två styrelseledamöter</w:t>
      </w:r>
    </w:p>
    <w:p w14:paraId="762DBEDA" w14:textId="4A3AE61D" w:rsidR="00F67D28" w:rsidRPr="00CD3833" w:rsidRDefault="00F67D28" w:rsidP="00CD3833">
      <w:pPr>
        <w:pStyle w:val="Liststycke"/>
        <w:numPr>
          <w:ilvl w:val="2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ins w:id="15" w:author="Tony Gustavsson" w:date="2025-06-12T12:20:00Z" w16du:dateUtc="2025-06-12T10:20:00Z">
        <w:r>
          <w:rPr>
            <w:rFonts w:ascii="Palatino" w:hAnsi="Palatino" w:cs="Times New Roman"/>
            <w:kern w:val="0"/>
          </w:rPr>
          <w:t>två revisorer</w:t>
        </w:r>
      </w:ins>
    </w:p>
    <w:p w14:paraId="74F5178E" w14:textId="2A29CA58" w:rsidR="00CD3833" w:rsidRPr="00CD3833" w:rsidRDefault="00CD3833" w:rsidP="00CD3833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Övriga frågor</w:t>
      </w:r>
    </w:p>
    <w:p w14:paraId="43FB3F62" w14:textId="77777777" w:rsidR="002673FE" w:rsidRDefault="00CD3833" w:rsidP="002673FE">
      <w:pPr>
        <w:pStyle w:val="Liststycke"/>
        <w:numPr>
          <w:ilvl w:val="1"/>
          <w:numId w:val="1"/>
        </w:numPr>
        <w:autoSpaceDE w:val="0"/>
        <w:autoSpaceDN w:val="0"/>
        <w:adjustRightInd w:val="0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Mötets avslutande</w:t>
      </w:r>
    </w:p>
    <w:p w14:paraId="6079CED5" w14:textId="77777777" w:rsidR="002673FE" w:rsidRDefault="002673FE" w:rsidP="002673FE">
      <w:pPr>
        <w:autoSpaceDE w:val="0"/>
        <w:autoSpaceDN w:val="0"/>
        <w:adjustRightInd w:val="0"/>
        <w:ind w:left="360"/>
        <w:rPr>
          <w:rFonts w:ascii="Palatino" w:hAnsi="Palatino" w:cs="Times New Roman"/>
          <w:b/>
          <w:bCs/>
          <w:kern w:val="0"/>
        </w:rPr>
      </w:pPr>
    </w:p>
    <w:p w14:paraId="6BEDDDAF" w14:textId="1CED8E53" w:rsidR="002673FE" w:rsidRPr="002673FE" w:rsidRDefault="002673FE" w:rsidP="00646EC7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2673FE">
        <w:rPr>
          <w:rFonts w:ascii="Palatino" w:hAnsi="Palatino" w:cs="Times New Roman"/>
          <w:b/>
          <w:bCs/>
          <w:kern w:val="0"/>
        </w:rPr>
        <w:t>Extra årsmöte</w:t>
      </w:r>
    </w:p>
    <w:p w14:paraId="075BC392" w14:textId="3A28A2D3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2673FE">
        <w:rPr>
          <w:rFonts w:ascii="Palatino" w:hAnsi="Palatino" w:cs="Times New Roman"/>
          <w:kern w:val="0"/>
        </w:rPr>
        <w:t>Styrelsen kan kalla medlemmarna till extra årsmöte.</w:t>
      </w:r>
    </w:p>
    <w:p w14:paraId="2D00779B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127EBCFC" w14:textId="28EDE953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Styrelsen är skyldig att kalla till extra årsmöte när en revisor eller minst en tiondel (1/10) av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föreningens medlemmar begär det. Sådan framställning skall avfattas skriftligen och innehålla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skälen för begäran.</w:t>
      </w:r>
    </w:p>
    <w:p w14:paraId="33654943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2519406A" w14:textId="65395BF8" w:rsidR="00CD3833" w:rsidRPr="002673FE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När styrelsen mottagit en begäran om extra årsmöte enligt</w:t>
      </w:r>
      <w:ins w:id="16" w:author="Tony Gustavsson" w:date="2025-06-08T16:12:00Z" w16du:dateUtc="2025-06-08T14:12:00Z">
        <w:r w:rsidR="009B6936">
          <w:rPr>
            <w:rFonts w:ascii="Palatino" w:hAnsi="Palatino" w:cs="Times New Roman"/>
            <w:kern w:val="0"/>
          </w:rPr>
          <w:t xml:space="preserve"> 19</w:t>
        </w:r>
        <w:r w:rsidR="009B6936" w:rsidRPr="00CD3833">
          <w:rPr>
            <w:rFonts w:ascii="Palatino" w:hAnsi="Palatino" w:cs="Times New Roman"/>
            <w:kern w:val="0"/>
          </w:rPr>
          <w:t xml:space="preserve"> §</w:t>
        </w:r>
      </w:ins>
      <w:r w:rsidRPr="00CD3833">
        <w:rPr>
          <w:rFonts w:ascii="Palatino" w:hAnsi="Palatino" w:cs="Times New Roman"/>
          <w:kern w:val="0"/>
        </w:rPr>
        <w:t xml:space="preserve"> </w:t>
      </w:r>
      <w:commentRangeStart w:id="17"/>
      <w:r w:rsidRPr="00CD3833">
        <w:rPr>
          <w:rFonts w:ascii="Palatino" w:hAnsi="Palatino" w:cs="Times New Roman"/>
          <w:kern w:val="0"/>
        </w:rPr>
        <w:t>21 §</w:t>
      </w:r>
      <w:commentRangeEnd w:id="17"/>
      <w:r w:rsidR="009B6936">
        <w:rPr>
          <w:rStyle w:val="Kommentarsreferens"/>
        </w:rPr>
        <w:commentReference w:id="17"/>
      </w:r>
      <w:r w:rsidRPr="00CD3833">
        <w:rPr>
          <w:rFonts w:ascii="Palatino" w:hAnsi="Palatino" w:cs="Times New Roman"/>
          <w:kern w:val="0"/>
        </w:rPr>
        <w:t xml:space="preserve"> skall </w:t>
      </w:r>
      <w:proofErr w:type="gramStart"/>
      <w:r w:rsidRPr="00CD3833">
        <w:rPr>
          <w:rFonts w:ascii="Palatino" w:hAnsi="Palatino" w:cs="Times New Roman"/>
          <w:kern w:val="0"/>
        </w:rPr>
        <w:t xml:space="preserve">den kalla </w:t>
      </w:r>
      <w:r w:rsidR="002673FE" w:rsidRPr="00CD3833">
        <w:rPr>
          <w:rFonts w:ascii="Palatino" w:hAnsi="Palatino" w:cs="Times New Roman"/>
          <w:kern w:val="0"/>
        </w:rPr>
        <w:t>medlemmarna</w:t>
      </w:r>
      <w:proofErr w:type="gramEnd"/>
      <w:r w:rsidRPr="00CD3833">
        <w:rPr>
          <w:rFonts w:ascii="Palatino" w:hAnsi="Palatino" w:cs="Times New Roman"/>
          <w:kern w:val="0"/>
        </w:rPr>
        <w:t xml:space="preserve"> till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sådant möte att hållas inom två månader från erhållen begäran. Kallelse till extra årsmöte skall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 xml:space="preserve">tillställas medlemmarna </w:t>
      </w:r>
      <w:r w:rsidRPr="002673FE">
        <w:rPr>
          <w:rFonts w:ascii="Palatino" w:hAnsi="Palatino" w:cs="Times New Roman"/>
          <w:kern w:val="0"/>
        </w:rPr>
        <w:lastRenderedPageBreak/>
        <w:t>senast sju dagar före mötet och innehålla uppgift om vilka ärenden som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föranlett mötet.</w:t>
      </w:r>
    </w:p>
    <w:p w14:paraId="3C6EE08D" w14:textId="79EE69FE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Underlåter styrelsen att utlysa eller kalla till extra årsmöte enligt 2</w:t>
      </w:r>
      <w:ins w:id="18" w:author="Tony Gustavsson" w:date="2025-06-08T16:14:00Z" w16du:dateUtc="2025-06-08T14:14:00Z">
        <w:r w:rsidR="009B6936">
          <w:rPr>
            <w:rFonts w:ascii="Palatino" w:hAnsi="Palatino" w:cs="Times New Roman"/>
            <w:kern w:val="0"/>
          </w:rPr>
          <w:t>0</w:t>
        </w:r>
      </w:ins>
      <w:del w:id="19" w:author="Tony Gustavsson" w:date="2025-06-08T16:14:00Z" w16du:dateUtc="2025-06-08T14:14:00Z">
        <w:r w:rsidRPr="00CD3833" w:rsidDel="009B6936">
          <w:rPr>
            <w:rFonts w:ascii="Palatino" w:hAnsi="Palatino" w:cs="Times New Roman"/>
            <w:kern w:val="0"/>
          </w:rPr>
          <w:delText>2</w:delText>
        </w:r>
      </w:del>
      <w:r w:rsidRPr="00CD3833">
        <w:rPr>
          <w:rFonts w:ascii="Palatino" w:hAnsi="Palatino" w:cs="Times New Roman"/>
          <w:kern w:val="0"/>
        </w:rPr>
        <w:t xml:space="preserve"> § får de som gjort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 xml:space="preserve">framställningen </w:t>
      </w:r>
      <w:proofErr w:type="gramStart"/>
      <w:r w:rsidRPr="002673FE">
        <w:rPr>
          <w:rFonts w:ascii="Palatino" w:hAnsi="Palatino" w:cs="Times New Roman"/>
          <w:kern w:val="0"/>
        </w:rPr>
        <w:t>istället</w:t>
      </w:r>
      <w:proofErr w:type="gramEnd"/>
      <w:r w:rsidRPr="002673FE">
        <w:rPr>
          <w:rFonts w:ascii="Palatino" w:hAnsi="Palatino" w:cs="Times New Roman"/>
          <w:kern w:val="0"/>
        </w:rPr>
        <w:t xml:space="preserve"> kalla till mötet såsom styrelsen skulle ha gjort.</w:t>
      </w:r>
    </w:p>
    <w:p w14:paraId="6B8F00CF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04A9445D" w14:textId="11D1ADB8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Vid extra årsmöte får endast de ärenden som föranlett mötet upptas till behandling.</w:t>
      </w:r>
    </w:p>
    <w:p w14:paraId="34BA7526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6CB04DAB" w14:textId="3DCF599A" w:rsidR="00CD3833" w:rsidRP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Vad som gäller årsmöte gäller i tillämpliga delar extra årsmöte.</w:t>
      </w:r>
    </w:p>
    <w:p w14:paraId="212ED6A7" w14:textId="77777777" w:rsidR="002673FE" w:rsidRDefault="002673FE" w:rsidP="002673FE">
      <w:pPr>
        <w:autoSpaceDE w:val="0"/>
        <w:autoSpaceDN w:val="0"/>
        <w:adjustRightInd w:val="0"/>
        <w:ind w:left="360"/>
        <w:rPr>
          <w:rFonts w:ascii="Palatino" w:hAnsi="Palatino" w:cs="Times New Roman"/>
          <w:b/>
          <w:bCs/>
          <w:kern w:val="0"/>
        </w:rPr>
      </w:pPr>
    </w:p>
    <w:p w14:paraId="42A08791" w14:textId="260ECF2E" w:rsidR="00CD3833" w:rsidRPr="002673FE" w:rsidRDefault="00CD3833" w:rsidP="00646EC7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2673FE">
        <w:rPr>
          <w:rFonts w:ascii="Palatino" w:hAnsi="Palatino" w:cs="Times New Roman"/>
          <w:b/>
          <w:bCs/>
          <w:kern w:val="0"/>
        </w:rPr>
        <w:t>Revision</w:t>
      </w:r>
    </w:p>
    <w:p w14:paraId="50DBD22A" w14:textId="64E65730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Revisorerna har rätt att fortlöpande ta del av föreningens räkenskaper, årsmötes- och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styrelseprotokoll och övriga handlingar. Föreningens räkenskaper skall vara revisorerna tillhanda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senast en månad före årsmötet.</w:t>
      </w:r>
    </w:p>
    <w:p w14:paraId="5546A6E3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03FE8CC0" w14:textId="7459BED5" w:rsidR="00CD3833" w:rsidRPr="002673FE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Revisorerna skall granska styrelsens förvaltning och räkenskaper för det senaste verksamhets</w:t>
      </w:r>
      <w:r w:rsidR="002673FE">
        <w:rPr>
          <w:rFonts w:ascii="Palatino" w:hAnsi="Palatino" w:cs="Times New Roman"/>
          <w:kern w:val="0"/>
        </w:rPr>
        <w:t xml:space="preserve">- </w:t>
      </w:r>
      <w:r w:rsidRPr="00CD3833">
        <w:rPr>
          <w:rFonts w:ascii="Palatino" w:hAnsi="Palatino" w:cs="Times New Roman"/>
          <w:kern w:val="0"/>
        </w:rPr>
        <w:t>och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räkenskapsåret samt till styrelsen överlämna revisionsberättelse senast fjorton (14) dagar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före årsmötet.</w:t>
      </w:r>
    </w:p>
    <w:p w14:paraId="392D9DE3" w14:textId="77777777" w:rsidR="002673FE" w:rsidRDefault="002673FE" w:rsidP="002673FE">
      <w:pPr>
        <w:autoSpaceDE w:val="0"/>
        <w:autoSpaceDN w:val="0"/>
        <w:adjustRightInd w:val="0"/>
        <w:ind w:left="360"/>
        <w:rPr>
          <w:rFonts w:ascii="Palatino" w:hAnsi="Palatino" w:cs="Times New Roman"/>
          <w:b/>
          <w:bCs/>
          <w:kern w:val="0"/>
        </w:rPr>
      </w:pPr>
    </w:p>
    <w:p w14:paraId="576A4770" w14:textId="6C1693B6" w:rsidR="00CD3833" w:rsidRPr="002673FE" w:rsidRDefault="00CD3833" w:rsidP="00646EC7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2673FE">
        <w:rPr>
          <w:rFonts w:ascii="Palatino" w:hAnsi="Palatino" w:cs="Times New Roman"/>
          <w:b/>
          <w:bCs/>
          <w:kern w:val="0"/>
        </w:rPr>
        <w:t>Styrelse</w:t>
      </w:r>
    </w:p>
    <w:p w14:paraId="23437B8A" w14:textId="6EFD7CF8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Styrelsen ansvarar för sin förvaltning inför årsmötet.</w:t>
      </w:r>
    </w:p>
    <w:p w14:paraId="5579226E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6EE72D87" w14:textId="62F8F2F2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Styrelsen består av ordförande, kassör, sekreterare och två ledamöter.</w:t>
      </w:r>
    </w:p>
    <w:p w14:paraId="160928F9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37136D28" w14:textId="74240410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Styrelsen får utse person till adjungerad ledamot. Sådan ledamot har inte rösträtt men yttrande</w:t>
      </w:r>
      <w:r w:rsidR="002673FE">
        <w:rPr>
          <w:rFonts w:ascii="Palatino" w:hAnsi="Palatino" w:cs="Times New Roman"/>
          <w:kern w:val="0"/>
        </w:rPr>
        <w:t xml:space="preserve">- </w:t>
      </w:r>
      <w:r w:rsidRPr="00CD3833">
        <w:rPr>
          <w:rFonts w:ascii="Palatino" w:hAnsi="Palatino" w:cs="Times New Roman"/>
          <w:kern w:val="0"/>
        </w:rPr>
        <w:t>och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förslagsrätt.</w:t>
      </w:r>
    </w:p>
    <w:p w14:paraId="51D3927E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22AC5E7E" w14:textId="5C64E5F3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Styrelsen är beslutsmässig då alla ledamöter kallats, och då mer än hälften av ledamöterna är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närvarande.</w:t>
      </w:r>
    </w:p>
    <w:p w14:paraId="295D581B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443B02F9" w14:textId="286378F7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Vid sammanträde skall protokoll föras. Protokoll skall justeras av mötesordföranden och av en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särskilt utsedd protokolljusterare. Avvikande mening skall antecknas till protokollet.</w:t>
      </w:r>
    </w:p>
    <w:p w14:paraId="29468C28" w14:textId="77777777" w:rsidR="00646EC7" w:rsidRPr="00646EC7" w:rsidRDefault="00646EC7" w:rsidP="00646EC7">
      <w:pPr>
        <w:autoSpaceDE w:val="0"/>
        <w:autoSpaceDN w:val="0"/>
        <w:adjustRightInd w:val="0"/>
        <w:rPr>
          <w:rFonts w:ascii="Palatino" w:hAnsi="Palatino" w:cs="Times New Roman"/>
          <w:kern w:val="0"/>
        </w:rPr>
      </w:pPr>
    </w:p>
    <w:p w14:paraId="26EDD46A" w14:textId="2E457CAF" w:rsidR="00CD3833" w:rsidRP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Om ej annat stadgas fattas beslut med enkel majoritet.</w:t>
      </w:r>
    </w:p>
    <w:p w14:paraId="7B9707E3" w14:textId="77777777" w:rsidR="002673FE" w:rsidRDefault="002673FE" w:rsidP="002673FE">
      <w:pPr>
        <w:autoSpaceDE w:val="0"/>
        <w:autoSpaceDN w:val="0"/>
        <w:adjustRightInd w:val="0"/>
        <w:ind w:left="360"/>
        <w:rPr>
          <w:rFonts w:ascii="Palatino" w:hAnsi="Palatino" w:cs="Times New Roman"/>
          <w:b/>
          <w:bCs/>
          <w:kern w:val="0"/>
        </w:rPr>
      </w:pPr>
    </w:p>
    <w:p w14:paraId="0CFAA4B4" w14:textId="4220B39B" w:rsidR="00CD3833" w:rsidRPr="002673FE" w:rsidRDefault="00CD3833" w:rsidP="00646EC7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2673FE">
        <w:rPr>
          <w:rFonts w:ascii="Palatino" w:hAnsi="Palatino" w:cs="Times New Roman"/>
          <w:b/>
          <w:bCs/>
          <w:kern w:val="0"/>
        </w:rPr>
        <w:t>Firmateckning</w:t>
      </w:r>
    </w:p>
    <w:p w14:paraId="068D37BB" w14:textId="55D767E8" w:rsidR="00CD3833" w:rsidRP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Firman tecknas av ordföranden och kassören var för sig.</w:t>
      </w:r>
    </w:p>
    <w:p w14:paraId="2602526C" w14:textId="77777777" w:rsidR="002673FE" w:rsidRDefault="002673FE" w:rsidP="002673FE">
      <w:pPr>
        <w:autoSpaceDE w:val="0"/>
        <w:autoSpaceDN w:val="0"/>
        <w:adjustRightInd w:val="0"/>
        <w:ind w:left="360"/>
        <w:rPr>
          <w:rFonts w:ascii="Palatino" w:hAnsi="Palatino" w:cs="Times New Roman"/>
          <w:b/>
          <w:bCs/>
          <w:kern w:val="0"/>
        </w:rPr>
      </w:pPr>
    </w:p>
    <w:p w14:paraId="729FA618" w14:textId="78065546" w:rsidR="00CD3833" w:rsidRPr="002673FE" w:rsidRDefault="00CD3833" w:rsidP="00646EC7">
      <w:pPr>
        <w:autoSpaceDE w:val="0"/>
        <w:autoSpaceDN w:val="0"/>
        <w:adjustRightInd w:val="0"/>
        <w:rPr>
          <w:rFonts w:ascii="Palatino" w:hAnsi="Palatino" w:cs="Times New Roman"/>
          <w:b/>
          <w:bCs/>
          <w:kern w:val="0"/>
        </w:rPr>
      </w:pPr>
      <w:r w:rsidRPr="002673FE">
        <w:rPr>
          <w:rFonts w:ascii="Palatino" w:hAnsi="Palatino" w:cs="Times New Roman"/>
          <w:b/>
          <w:bCs/>
          <w:kern w:val="0"/>
        </w:rPr>
        <w:t>Ändring av stadgan, upplösning</w:t>
      </w:r>
    </w:p>
    <w:p w14:paraId="1E38B747" w14:textId="0B62B64E" w:rsidR="00CD3833" w:rsidRDefault="00CD3833" w:rsidP="002673FE">
      <w:pPr>
        <w:pStyle w:val="Liststycke"/>
        <w:numPr>
          <w:ilvl w:val="0"/>
          <w:numId w:val="1"/>
        </w:numPr>
        <w:autoSpaceDE w:val="0"/>
        <w:autoSpaceDN w:val="0"/>
        <w:adjustRightInd w:val="0"/>
        <w:ind w:left="993" w:hanging="633"/>
        <w:rPr>
          <w:rFonts w:ascii="Palatino" w:hAnsi="Palatino" w:cs="Times New Roman"/>
          <w:kern w:val="0"/>
        </w:rPr>
      </w:pPr>
      <w:r w:rsidRPr="00CD3833">
        <w:rPr>
          <w:rFonts w:ascii="Palatino" w:hAnsi="Palatino" w:cs="Times New Roman"/>
          <w:kern w:val="0"/>
        </w:rPr>
        <w:t>För ändring av dessa stadgar, eller upplösning av föreningen, krävs beslut av årsmöte med minst</w:t>
      </w:r>
      <w:r w:rsidR="002673FE">
        <w:rPr>
          <w:rFonts w:ascii="Palatino" w:hAnsi="Palatino" w:cs="Times New Roman"/>
          <w:kern w:val="0"/>
        </w:rPr>
        <w:t xml:space="preserve"> </w:t>
      </w:r>
      <w:r w:rsidRPr="002673FE">
        <w:rPr>
          <w:rFonts w:ascii="Palatino" w:hAnsi="Palatino" w:cs="Times New Roman"/>
          <w:kern w:val="0"/>
        </w:rPr>
        <w:t>två tredjedelar (2/3) av antalet avgivna röster.</w:t>
      </w:r>
    </w:p>
    <w:p w14:paraId="7B65E249" w14:textId="77777777" w:rsidR="00646EC7" w:rsidRPr="00646EC7" w:rsidRDefault="00646EC7" w:rsidP="00646EC7">
      <w:pPr>
        <w:autoSpaceDE w:val="0"/>
        <w:autoSpaceDN w:val="0"/>
        <w:adjustRightInd w:val="0"/>
        <w:ind w:left="360"/>
        <w:rPr>
          <w:rFonts w:ascii="Palatino" w:hAnsi="Palatino" w:cs="Times New Roman"/>
          <w:kern w:val="0"/>
        </w:rPr>
      </w:pPr>
    </w:p>
    <w:p w14:paraId="7E58E9AE" w14:textId="26F173AB" w:rsidR="00420659" w:rsidRPr="002673FE" w:rsidRDefault="00CD3833" w:rsidP="002673FE">
      <w:pPr>
        <w:pStyle w:val="Liststycke"/>
        <w:numPr>
          <w:ilvl w:val="0"/>
          <w:numId w:val="1"/>
        </w:numPr>
        <w:ind w:left="993" w:hanging="633"/>
        <w:rPr>
          <w:rFonts w:ascii="Palatino" w:hAnsi="Palatino"/>
        </w:rPr>
      </w:pPr>
      <w:r w:rsidRPr="002673FE">
        <w:rPr>
          <w:rFonts w:ascii="Palatino" w:hAnsi="Palatino" w:cs="Times New Roman"/>
          <w:kern w:val="0"/>
        </w:rPr>
        <w:t>Vid föreningens upplösning skall dess tillgångar tillfalla Kalmar nation vid Lunds universitet</w:t>
      </w:r>
    </w:p>
    <w:sectPr w:rsidR="00420659" w:rsidRPr="002673FE" w:rsidSect="00CD3833">
      <w:footerReference w:type="even" r:id="rId12"/>
      <w:footerReference w:type="default" r:id="rId13"/>
      <w:pgSz w:w="11900" w:h="16840"/>
      <w:pgMar w:top="1417" w:right="1417" w:bottom="1417" w:left="141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Tony Gustavsson" w:date="2025-06-08T16:14:00Z" w:initials="TG">
    <w:p w14:paraId="69EE1651" w14:textId="77777777" w:rsidR="009B6936" w:rsidRDefault="009B6936" w:rsidP="009B6936">
      <w:r>
        <w:rPr>
          <w:rStyle w:val="Kommentarsreferens"/>
        </w:rPr>
        <w:annotationRef/>
      </w:r>
      <w:r>
        <w:rPr>
          <w:color w:val="000000"/>
          <w:sz w:val="20"/>
          <w:szCs w:val="20"/>
        </w:rPr>
        <w:t>Antar att detta varit ett misstag i tidigare stadgar. 21 § talar ju inte alls om framställan om extra årsmöte. Gissar att detta är ett transkriberingsfel från tidigare version av stadgarna.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EE16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871F3D" w16cex:dateUtc="2025-06-08T1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EE1651" w16cid:durableId="78871F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4B91" w14:textId="77777777" w:rsidR="00C62984" w:rsidRDefault="00C62984" w:rsidP="00F67D28">
      <w:r>
        <w:separator/>
      </w:r>
    </w:p>
  </w:endnote>
  <w:endnote w:type="continuationSeparator" w:id="0">
    <w:p w14:paraId="4DF0E059" w14:textId="77777777" w:rsidR="00C62984" w:rsidRDefault="00C62984" w:rsidP="00F67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20" w:author="Tony Gustavsson" w:date="2025-06-12T12:23:00Z"/>
  <w:sdt>
    <w:sdtPr>
      <w:rPr>
        <w:rStyle w:val="Sidnummer"/>
      </w:rPr>
      <w:id w:val="2048947415"/>
      <w:docPartObj>
        <w:docPartGallery w:val="Page Numbers (Bottom of Page)"/>
        <w:docPartUnique/>
      </w:docPartObj>
    </w:sdtPr>
    <w:sdtContent>
      <w:customXmlInsRangeEnd w:id="20"/>
      <w:p w14:paraId="662E0071" w14:textId="1127C07E" w:rsidR="00F67D28" w:rsidRDefault="00F67D28" w:rsidP="00DD4758">
        <w:pPr>
          <w:pStyle w:val="Sidfot"/>
          <w:framePr w:wrap="none" w:vAnchor="text" w:hAnchor="margin" w:xAlign="center" w:y="1"/>
          <w:rPr>
            <w:ins w:id="21" w:author="Tony Gustavsson" w:date="2025-06-12T12:23:00Z" w16du:dateUtc="2025-06-12T10:23:00Z"/>
            <w:rStyle w:val="Sidnummer"/>
          </w:rPr>
        </w:pPr>
        <w:ins w:id="22" w:author="Tony Gustavsson" w:date="2025-06-12T12:23:00Z" w16du:dateUtc="2025-06-12T10:23:00Z">
          <w:r>
            <w:rPr>
              <w:rStyle w:val="Sidnummer"/>
            </w:rPr>
            <w:fldChar w:fldCharType="begin"/>
          </w:r>
          <w:r>
            <w:rPr>
              <w:rStyle w:val="Sidnummer"/>
            </w:rPr>
            <w:instrText xml:space="preserve"> PAGE </w:instrText>
          </w:r>
          <w:r>
            <w:rPr>
              <w:rStyle w:val="Sidnummer"/>
            </w:rPr>
            <w:fldChar w:fldCharType="separate"/>
          </w:r>
          <w:r>
            <w:rPr>
              <w:rStyle w:val="Sidnummer"/>
            </w:rPr>
            <w:fldChar w:fldCharType="end"/>
          </w:r>
        </w:ins>
      </w:p>
      <w:customXmlInsRangeStart w:id="23" w:author="Tony Gustavsson" w:date="2025-06-12T12:23:00Z"/>
    </w:sdtContent>
  </w:sdt>
  <w:customXmlInsRangeEnd w:id="23"/>
  <w:p w14:paraId="1B56A614" w14:textId="77777777" w:rsidR="00F67D28" w:rsidRDefault="00F67D28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24" w:author="Tony Gustavsson" w:date="2025-06-12T12:23:00Z"/>
  <w:sdt>
    <w:sdtPr>
      <w:rPr>
        <w:rStyle w:val="Sidnummer"/>
        <w:rFonts w:ascii="Palatino" w:hAnsi="Palatino"/>
        <w:rPrChange w:id="25" w:author="Tony Gustavsson" w:date="2025-06-12T12:24:00Z" w16du:dateUtc="2025-06-12T10:24:00Z">
          <w:rPr>
            <w:rStyle w:val="Sidnummer"/>
          </w:rPr>
        </w:rPrChange>
      </w:rPr>
      <w:id w:val="745547153"/>
      <w:docPartObj>
        <w:docPartGallery w:val="Page Numbers (Bottom of Page)"/>
        <w:docPartUnique/>
      </w:docPartObj>
    </w:sdtPr>
    <w:sdtContent>
      <w:customXmlInsRangeEnd w:id="24"/>
      <w:p w14:paraId="0EB22B4D" w14:textId="3FCE2124" w:rsidR="00F67D28" w:rsidRPr="00F67D28" w:rsidRDefault="00F67D28" w:rsidP="00DD4758">
        <w:pPr>
          <w:pStyle w:val="Sidfot"/>
          <w:framePr w:wrap="none" w:vAnchor="text" w:hAnchor="margin" w:xAlign="center" w:y="1"/>
          <w:rPr>
            <w:ins w:id="26" w:author="Tony Gustavsson" w:date="2025-06-12T12:23:00Z" w16du:dateUtc="2025-06-12T10:23:00Z"/>
            <w:rStyle w:val="Sidnummer"/>
            <w:rFonts w:ascii="Palatino" w:hAnsi="Palatino"/>
            <w:rPrChange w:id="27" w:author="Tony Gustavsson" w:date="2025-06-12T12:24:00Z" w16du:dateUtc="2025-06-12T10:24:00Z">
              <w:rPr>
                <w:ins w:id="28" w:author="Tony Gustavsson" w:date="2025-06-12T12:23:00Z" w16du:dateUtc="2025-06-12T10:23:00Z"/>
                <w:rStyle w:val="Sidnummer"/>
              </w:rPr>
            </w:rPrChange>
          </w:rPr>
        </w:pPr>
        <w:ins w:id="29" w:author="Tony Gustavsson" w:date="2025-06-12T12:23:00Z" w16du:dateUtc="2025-06-12T10:23:00Z">
          <w:r w:rsidRPr="00F67D28">
            <w:rPr>
              <w:rStyle w:val="Sidnummer"/>
              <w:rFonts w:ascii="Palatino" w:hAnsi="Palatino"/>
              <w:rPrChange w:id="30" w:author="Tony Gustavsson" w:date="2025-06-12T12:24:00Z" w16du:dateUtc="2025-06-12T10:24:00Z">
                <w:rPr>
                  <w:rStyle w:val="Sidnummer"/>
                </w:rPr>
              </w:rPrChange>
            </w:rPr>
            <w:fldChar w:fldCharType="begin"/>
          </w:r>
          <w:r w:rsidRPr="00F67D28">
            <w:rPr>
              <w:rStyle w:val="Sidnummer"/>
              <w:rFonts w:ascii="Palatino" w:hAnsi="Palatino"/>
              <w:rPrChange w:id="31" w:author="Tony Gustavsson" w:date="2025-06-12T12:24:00Z" w16du:dateUtc="2025-06-12T10:24:00Z">
                <w:rPr>
                  <w:rStyle w:val="Sidnummer"/>
                </w:rPr>
              </w:rPrChange>
            </w:rPr>
            <w:instrText xml:space="preserve"> PAGE </w:instrText>
          </w:r>
          <w:r w:rsidRPr="00F67D28">
            <w:rPr>
              <w:rStyle w:val="Sidnummer"/>
              <w:rFonts w:ascii="Palatino" w:hAnsi="Palatino"/>
              <w:rPrChange w:id="32" w:author="Tony Gustavsson" w:date="2025-06-12T12:24:00Z" w16du:dateUtc="2025-06-12T10:24:00Z">
                <w:rPr>
                  <w:rStyle w:val="Sidnummer"/>
                </w:rPr>
              </w:rPrChange>
            </w:rPr>
            <w:fldChar w:fldCharType="separate"/>
          </w:r>
        </w:ins>
        <w:r w:rsidRPr="00F67D28">
          <w:rPr>
            <w:rStyle w:val="Sidnummer"/>
            <w:rFonts w:ascii="Palatino" w:hAnsi="Palatino"/>
            <w:noProof/>
            <w:rPrChange w:id="33" w:author="Tony Gustavsson" w:date="2025-06-12T12:24:00Z" w16du:dateUtc="2025-06-12T10:24:00Z">
              <w:rPr>
                <w:rStyle w:val="Sidnummer"/>
                <w:noProof/>
              </w:rPr>
            </w:rPrChange>
          </w:rPr>
          <w:t>1</w:t>
        </w:r>
        <w:ins w:id="34" w:author="Tony Gustavsson" w:date="2025-06-12T12:23:00Z" w16du:dateUtc="2025-06-12T10:23:00Z">
          <w:r w:rsidRPr="00F67D28">
            <w:rPr>
              <w:rStyle w:val="Sidnummer"/>
              <w:rFonts w:ascii="Palatino" w:hAnsi="Palatino"/>
              <w:rPrChange w:id="35" w:author="Tony Gustavsson" w:date="2025-06-12T12:24:00Z" w16du:dateUtc="2025-06-12T10:24:00Z">
                <w:rPr>
                  <w:rStyle w:val="Sidnummer"/>
                </w:rPr>
              </w:rPrChange>
            </w:rPr>
            <w:fldChar w:fldCharType="end"/>
          </w:r>
        </w:ins>
      </w:p>
      <w:customXmlInsRangeStart w:id="36" w:author="Tony Gustavsson" w:date="2025-06-12T12:23:00Z"/>
    </w:sdtContent>
  </w:sdt>
  <w:customXmlInsRangeEnd w:id="36"/>
  <w:p w14:paraId="654E7A2E" w14:textId="77777777" w:rsidR="00F67D28" w:rsidRPr="00F67D28" w:rsidRDefault="00F67D28">
    <w:pPr>
      <w:pStyle w:val="Sidfot"/>
      <w:rPr>
        <w:rFonts w:ascii="Palatino" w:hAnsi="Palatino"/>
        <w:rPrChange w:id="37" w:author="Tony Gustavsson" w:date="2025-06-12T12:24:00Z" w16du:dateUtc="2025-06-12T10:24:00Z">
          <w:rPr/>
        </w:rPrChange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0FA4" w14:textId="77777777" w:rsidR="00C62984" w:rsidRDefault="00C62984" w:rsidP="00F67D28">
      <w:r>
        <w:separator/>
      </w:r>
    </w:p>
  </w:footnote>
  <w:footnote w:type="continuationSeparator" w:id="0">
    <w:p w14:paraId="26F896CB" w14:textId="77777777" w:rsidR="00C62984" w:rsidRDefault="00C62984" w:rsidP="00F67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043"/>
    <w:multiLevelType w:val="hybridMultilevel"/>
    <w:tmpl w:val="48D8FDC8"/>
    <w:lvl w:ilvl="0" w:tplc="3AE23896">
      <w:start w:val="1"/>
      <w:numFmt w:val="decimal"/>
      <w:lvlText w:val="§%1."/>
      <w:lvlJc w:val="left"/>
      <w:pPr>
        <w:ind w:left="720" w:hanging="360"/>
      </w:pPr>
      <w:rPr>
        <w:rFonts w:hint="default"/>
      </w:rPr>
    </w:lvl>
    <w:lvl w:ilvl="1" w:tplc="8E968B6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B56C9C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2124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ny Gustavsson">
    <w15:presenceInfo w15:providerId="Windows Live" w15:userId="d621997f6d4d99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trackRevisions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33"/>
    <w:rsid w:val="0009596B"/>
    <w:rsid w:val="002673FE"/>
    <w:rsid w:val="003E0C02"/>
    <w:rsid w:val="00420659"/>
    <w:rsid w:val="004B1350"/>
    <w:rsid w:val="005E53B5"/>
    <w:rsid w:val="00646EC7"/>
    <w:rsid w:val="009B6936"/>
    <w:rsid w:val="00B913AB"/>
    <w:rsid w:val="00C07649"/>
    <w:rsid w:val="00C25D9C"/>
    <w:rsid w:val="00C62984"/>
    <w:rsid w:val="00C86C2C"/>
    <w:rsid w:val="00CD3833"/>
    <w:rsid w:val="00CF2D62"/>
    <w:rsid w:val="00F6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4A888"/>
  <w15:chartTrackingRefBased/>
  <w15:docId w15:val="{7CB2972C-8265-1C46-97B8-8F124923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D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D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D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D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D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D38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D38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D38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D38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D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D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D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D383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D383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D383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D383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D383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D383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D38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D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D38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D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D38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D383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D383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D383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D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D383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D383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B6936"/>
  </w:style>
  <w:style w:type="character" w:styleId="Kommentarsreferens">
    <w:name w:val="annotation reference"/>
    <w:basedOn w:val="Standardstycketeckensnitt"/>
    <w:uiPriority w:val="99"/>
    <w:semiHidden/>
    <w:unhideWhenUsed/>
    <w:rsid w:val="009B6936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B6936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B6936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B6936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B6936"/>
    <w:rPr>
      <w:b/>
      <w:bCs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F67D28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sv-SE"/>
      <w14:ligatures w14:val="none"/>
    </w:rPr>
  </w:style>
  <w:style w:type="paragraph" w:styleId="Innehll1">
    <w:name w:val="toc 1"/>
    <w:basedOn w:val="Normal"/>
    <w:next w:val="Normal"/>
    <w:autoRedefine/>
    <w:uiPriority w:val="39"/>
    <w:semiHidden/>
    <w:unhideWhenUsed/>
    <w:rsid w:val="00F67D28"/>
    <w:pPr>
      <w:spacing w:before="240" w:after="120"/>
    </w:pPr>
    <w:rPr>
      <w:b/>
      <w:bCs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unhideWhenUsed/>
    <w:rsid w:val="00F67D28"/>
    <w:pPr>
      <w:spacing w:before="120"/>
      <w:ind w:left="240"/>
    </w:pPr>
    <w:rPr>
      <w:i/>
      <w:iCs/>
      <w:sz w:val="20"/>
      <w:szCs w:val="20"/>
    </w:rPr>
  </w:style>
  <w:style w:type="paragraph" w:styleId="Innehll3">
    <w:name w:val="toc 3"/>
    <w:basedOn w:val="Normal"/>
    <w:next w:val="Normal"/>
    <w:autoRedefine/>
    <w:uiPriority w:val="39"/>
    <w:semiHidden/>
    <w:unhideWhenUsed/>
    <w:rsid w:val="00F67D28"/>
    <w:pPr>
      <w:ind w:left="480"/>
    </w:pPr>
    <w:rPr>
      <w:sz w:val="20"/>
      <w:szCs w:val="20"/>
    </w:rPr>
  </w:style>
  <w:style w:type="paragraph" w:styleId="Innehll4">
    <w:name w:val="toc 4"/>
    <w:basedOn w:val="Normal"/>
    <w:next w:val="Normal"/>
    <w:autoRedefine/>
    <w:uiPriority w:val="39"/>
    <w:semiHidden/>
    <w:unhideWhenUsed/>
    <w:rsid w:val="00F67D28"/>
    <w:pPr>
      <w:ind w:left="720"/>
    </w:pPr>
    <w:rPr>
      <w:sz w:val="20"/>
      <w:szCs w:val="20"/>
    </w:rPr>
  </w:style>
  <w:style w:type="paragraph" w:styleId="Innehll5">
    <w:name w:val="toc 5"/>
    <w:basedOn w:val="Normal"/>
    <w:next w:val="Normal"/>
    <w:autoRedefine/>
    <w:uiPriority w:val="39"/>
    <w:semiHidden/>
    <w:unhideWhenUsed/>
    <w:rsid w:val="00F67D28"/>
    <w:pPr>
      <w:ind w:left="960"/>
    </w:pPr>
    <w:rPr>
      <w:sz w:val="20"/>
      <w:szCs w:val="20"/>
    </w:rPr>
  </w:style>
  <w:style w:type="paragraph" w:styleId="Innehll6">
    <w:name w:val="toc 6"/>
    <w:basedOn w:val="Normal"/>
    <w:next w:val="Normal"/>
    <w:autoRedefine/>
    <w:uiPriority w:val="39"/>
    <w:semiHidden/>
    <w:unhideWhenUsed/>
    <w:rsid w:val="00F67D28"/>
    <w:pPr>
      <w:ind w:left="1200"/>
    </w:pPr>
    <w:rPr>
      <w:sz w:val="20"/>
      <w:szCs w:val="20"/>
    </w:rPr>
  </w:style>
  <w:style w:type="paragraph" w:styleId="Innehll7">
    <w:name w:val="toc 7"/>
    <w:basedOn w:val="Normal"/>
    <w:next w:val="Normal"/>
    <w:autoRedefine/>
    <w:uiPriority w:val="39"/>
    <w:semiHidden/>
    <w:unhideWhenUsed/>
    <w:rsid w:val="00F67D28"/>
    <w:pPr>
      <w:ind w:left="1440"/>
    </w:pPr>
    <w:rPr>
      <w:sz w:val="20"/>
      <w:szCs w:val="20"/>
    </w:rPr>
  </w:style>
  <w:style w:type="paragraph" w:styleId="Innehll8">
    <w:name w:val="toc 8"/>
    <w:basedOn w:val="Normal"/>
    <w:next w:val="Normal"/>
    <w:autoRedefine/>
    <w:uiPriority w:val="39"/>
    <w:semiHidden/>
    <w:unhideWhenUsed/>
    <w:rsid w:val="00F67D28"/>
    <w:pPr>
      <w:ind w:left="1680"/>
    </w:pPr>
    <w:rPr>
      <w:sz w:val="20"/>
      <w:szCs w:val="20"/>
    </w:rPr>
  </w:style>
  <w:style w:type="paragraph" w:styleId="Innehll9">
    <w:name w:val="toc 9"/>
    <w:basedOn w:val="Normal"/>
    <w:next w:val="Normal"/>
    <w:autoRedefine/>
    <w:uiPriority w:val="39"/>
    <w:semiHidden/>
    <w:unhideWhenUsed/>
    <w:rsid w:val="00F67D28"/>
    <w:pPr>
      <w:ind w:left="1920"/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unhideWhenUsed/>
    <w:rsid w:val="00F67D28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F67D28"/>
  </w:style>
  <w:style w:type="character" w:styleId="Sidnummer">
    <w:name w:val="page number"/>
    <w:basedOn w:val="Standardstycketeckensnitt"/>
    <w:uiPriority w:val="99"/>
    <w:semiHidden/>
    <w:unhideWhenUsed/>
    <w:rsid w:val="00F67D28"/>
  </w:style>
  <w:style w:type="paragraph" w:styleId="Sidhuvud">
    <w:name w:val="header"/>
    <w:basedOn w:val="Normal"/>
    <w:link w:val="SidhuvudChar"/>
    <w:uiPriority w:val="99"/>
    <w:unhideWhenUsed/>
    <w:rsid w:val="00F67D28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F67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288F3E-2BDF-504A-9A8A-A75139D03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911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Gustavsson</dc:creator>
  <cp:keywords/>
  <dc:description/>
  <cp:lastModifiedBy>Tony Gustavsson</cp:lastModifiedBy>
  <cp:revision>5</cp:revision>
  <dcterms:created xsi:type="dcterms:W3CDTF">2025-05-31T09:32:00Z</dcterms:created>
  <dcterms:modified xsi:type="dcterms:W3CDTF">2025-06-12T10:26:00Z</dcterms:modified>
</cp:coreProperties>
</file>